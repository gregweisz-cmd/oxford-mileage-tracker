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78585" w14:textId="77777777" w:rsidR="00FE1804" w:rsidRPr="00FE1804" w:rsidRDefault="00FE1804" w:rsidP="00FE1804">
      <w:pPr>
        <w:rPr>
          <w:b/>
          <w:bCs/>
        </w:rPr>
      </w:pPr>
      <w:r w:rsidRPr="00FE1804">
        <w:rPr>
          <w:b/>
          <w:bCs/>
        </w:rPr>
        <w:t>Oxford House Expense Tracker – Privacy Policy</w:t>
      </w:r>
    </w:p>
    <w:p w14:paraId="28F9E768" w14:textId="77777777" w:rsidR="00FE1804" w:rsidRPr="00FE1804" w:rsidRDefault="00FE1804" w:rsidP="00FE1804">
      <w:r w:rsidRPr="00FE1804">
        <w:rPr>
          <w:b/>
          <w:bCs/>
        </w:rPr>
        <w:t>Last updated:</w:t>
      </w:r>
      <w:r w:rsidRPr="00FE1804">
        <w:t> [DATE]</w:t>
      </w:r>
    </w:p>
    <w:p w14:paraId="162F3B14" w14:textId="77777777" w:rsidR="00FE1804" w:rsidRPr="00FE1804" w:rsidRDefault="00FE1804" w:rsidP="00FE1804">
      <w:r w:rsidRPr="00FE1804">
        <w:t>Oxford House, Inc. (“Oxford House”, “we”, “us”, or “our”) is committed to protecting the privacy of staff who use the Oxford House Expense Tracker mobile app and web portal (the “Service”). This Privacy Policy explains what information we collect, how we use it, and the choices you have.</w:t>
      </w:r>
    </w:p>
    <w:p w14:paraId="2CFA2DE2" w14:textId="77777777" w:rsidR="00FE1804" w:rsidRPr="00FE1804" w:rsidRDefault="00FE1804" w:rsidP="00FE1804">
      <w:r w:rsidRPr="00FE1804">
        <w:t>By using the Service, you agree to the collection and use of information in accordance with this policy.</w:t>
      </w:r>
    </w:p>
    <w:p w14:paraId="14BEF2BF" w14:textId="77777777" w:rsidR="00FE1804" w:rsidRPr="00FE1804" w:rsidRDefault="00B729AF" w:rsidP="00FE1804">
      <w:r>
        <w:rPr>
          <w:noProof/>
        </w:rPr>
      </w:r>
      <w:r>
        <w:pict w14:anchorId="74EBD032">
          <v:rect id="Horizontal Line 1"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C735356" w14:textId="77777777" w:rsidR="00FE1804" w:rsidRPr="00FE1804" w:rsidRDefault="00FE1804" w:rsidP="00FE1804">
      <w:pPr>
        <w:rPr>
          <w:b/>
          <w:bCs/>
        </w:rPr>
      </w:pPr>
      <w:r w:rsidRPr="00FE1804">
        <w:rPr>
          <w:b/>
          <w:bCs/>
        </w:rPr>
        <w:t>1. Information We Collect</w:t>
      </w:r>
    </w:p>
    <w:p w14:paraId="6F511528" w14:textId="77777777" w:rsidR="00FE1804" w:rsidRPr="00FE1804" w:rsidRDefault="00FE1804" w:rsidP="00FE1804">
      <w:r w:rsidRPr="00FE1804">
        <w:t>We collect the following types of information when you use the Service:</w:t>
      </w:r>
    </w:p>
    <w:p w14:paraId="14A596BF" w14:textId="77777777" w:rsidR="00FE1804" w:rsidRPr="00FE1804" w:rsidRDefault="00FE1804" w:rsidP="00FE1804">
      <w:r w:rsidRPr="00FE1804">
        <w:rPr>
          <w:b/>
          <w:bCs/>
        </w:rPr>
        <w:t>1.1 Account &amp; Contact Information</w:t>
      </w:r>
    </w:p>
    <w:p w14:paraId="2F94D090" w14:textId="77777777" w:rsidR="00FE1804" w:rsidRPr="00FE1804" w:rsidRDefault="00FE1804" w:rsidP="00FE1804">
      <w:pPr>
        <w:numPr>
          <w:ilvl w:val="0"/>
          <w:numId w:val="1"/>
        </w:numPr>
      </w:pPr>
      <w:r w:rsidRPr="00FE1804">
        <w:t>Name</w:t>
      </w:r>
    </w:p>
    <w:p w14:paraId="7B120079" w14:textId="77777777" w:rsidR="00FE1804" w:rsidRPr="00FE1804" w:rsidRDefault="00FE1804" w:rsidP="00FE1804">
      <w:pPr>
        <w:numPr>
          <w:ilvl w:val="0"/>
          <w:numId w:val="1"/>
        </w:numPr>
      </w:pPr>
      <w:r w:rsidRPr="00FE1804">
        <w:t>Work email address</w:t>
      </w:r>
    </w:p>
    <w:p w14:paraId="7CA90BD4" w14:textId="77777777" w:rsidR="00FE1804" w:rsidRPr="00FE1804" w:rsidRDefault="00FE1804" w:rsidP="00FE1804">
      <w:pPr>
        <w:numPr>
          <w:ilvl w:val="0"/>
          <w:numId w:val="1"/>
        </w:numPr>
      </w:pPr>
      <w:r w:rsidRPr="00FE1804">
        <w:t>Work phone number (if provided)</w:t>
      </w:r>
    </w:p>
    <w:p w14:paraId="7C37B72D" w14:textId="77777777" w:rsidR="00FE1804" w:rsidRPr="00FE1804" w:rsidRDefault="00FE1804" w:rsidP="00FE1804">
      <w:pPr>
        <w:numPr>
          <w:ilvl w:val="0"/>
          <w:numId w:val="1"/>
        </w:numPr>
      </w:pPr>
      <w:r w:rsidRPr="00FE1804">
        <w:t>Employee ID / Oxford House ID</w:t>
      </w:r>
    </w:p>
    <w:p w14:paraId="007B4099" w14:textId="77777777" w:rsidR="00FE1804" w:rsidRPr="00FE1804" w:rsidRDefault="00FE1804" w:rsidP="00FE1804">
      <w:pPr>
        <w:numPr>
          <w:ilvl w:val="0"/>
          <w:numId w:val="1"/>
        </w:numPr>
      </w:pPr>
      <w:r w:rsidRPr="00FE1804">
        <w:t>Position and assigned cost centers</w:t>
      </w:r>
    </w:p>
    <w:p w14:paraId="1369DBD1" w14:textId="77777777" w:rsidR="00FE1804" w:rsidRPr="00FE1804" w:rsidRDefault="00FE1804" w:rsidP="00FE1804">
      <w:pPr>
        <w:numPr>
          <w:ilvl w:val="0"/>
          <w:numId w:val="1"/>
        </w:numPr>
      </w:pPr>
      <w:r w:rsidRPr="00FE1804">
        <w:t>Supervisor / senior staff relationships</w:t>
      </w:r>
    </w:p>
    <w:p w14:paraId="5F22972C" w14:textId="77777777" w:rsidR="00FE1804" w:rsidRPr="00FE1804" w:rsidRDefault="00FE1804" w:rsidP="00FE1804">
      <w:r w:rsidRPr="00FE1804">
        <w:rPr>
          <w:b/>
          <w:bCs/>
        </w:rPr>
        <w:t>1.2 Expense &amp; Usage Data</w:t>
      </w:r>
    </w:p>
    <w:p w14:paraId="4D0E6BCE" w14:textId="77777777" w:rsidR="00FE1804" w:rsidRPr="00FE1804" w:rsidRDefault="00FE1804" w:rsidP="00FE1804">
      <w:pPr>
        <w:numPr>
          <w:ilvl w:val="0"/>
          <w:numId w:val="2"/>
        </w:numPr>
      </w:pPr>
      <w:r w:rsidRPr="00FE1804">
        <w:t>Mileage entries (dates, start and end locations, miles driven, purposes)</w:t>
      </w:r>
    </w:p>
    <w:p w14:paraId="3D4AA6E3" w14:textId="77777777" w:rsidR="00FE1804" w:rsidRPr="00FE1804" w:rsidRDefault="00FE1804" w:rsidP="00FE1804">
      <w:pPr>
        <w:numPr>
          <w:ilvl w:val="0"/>
          <w:numId w:val="2"/>
        </w:numPr>
      </w:pPr>
      <w:r w:rsidRPr="00FE1804">
        <w:t>Receipts and expense details (amounts, categories, cost centers, notes)</w:t>
      </w:r>
    </w:p>
    <w:p w14:paraId="73F11F43" w14:textId="77777777" w:rsidR="00FE1804" w:rsidRPr="00FE1804" w:rsidRDefault="00FE1804" w:rsidP="00FE1804">
      <w:pPr>
        <w:numPr>
          <w:ilvl w:val="0"/>
          <w:numId w:val="2"/>
        </w:numPr>
      </w:pPr>
      <w:r w:rsidRPr="00FE1804">
        <w:t>Uploaded receipt images or PDF files</w:t>
      </w:r>
    </w:p>
    <w:p w14:paraId="04495484" w14:textId="77777777" w:rsidR="00FE1804" w:rsidRPr="00FE1804" w:rsidRDefault="00FE1804" w:rsidP="00FE1804">
      <w:pPr>
        <w:numPr>
          <w:ilvl w:val="0"/>
          <w:numId w:val="2"/>
        </w:numPr>
      </w:pPr>
      <w:r w:rsidRPr="00FE1804">
        <w:t>Time tracking and per diem entries (where applicable)</w:t>
      </w:r>
    </w:p>
    <w:p w14:paraId="0C3BF325" w14:textId="77777777" w:rsidR="00FE1804" w:rsidRPr="00FE1804" w:rsidRDefault="00FE1804" w:rsidP="00FE1804">
      <w:pPr>
        <w:numPr>
          <w:ilvl w:val="0"/>
          <w:numId w:val="2"/>
        </w:numPr>
      </w:pPr>
      <w:r w:rsidRPr="00FE1804">
        <w:t>Expense reports, approval status, and related comments</w:t>
      </w:r>
    </w:p>
    <w:p w14:paraId="72EB85D7" w14:textId="77777777" w:rsidR="00FE1804" w:rsidRPr="00FE1804" w:rsidRDefault="00FE1804" w:rsidP="00FE1804">
      <w:r w:rsidRPr="00FE1804">
        <w:rPr>
          <w:b/>
          <w:bCs/>
        </w:rPr>
        <w:t>1.3 Location Data</w:t>
      </w:r>
    </w:p>
    <w:p w14:paraId="507A7A2C" w14:textId="77777777" w:rsidR="00FE1804" w:rsidRPr="00FE1804" w:rsidRDefault="00FE1804" w:rsidP="00FE1804">
      <w:pPr>
        <w:numPr>
          <w:ilvl w:val="0"/>
          <w:numId w:val="3"/>
        </w:numPr>
      </w:pPr>
      <w:r w:rsidRPr="00FE1804">
        <w:t>Precise location data from your device when you enable GPS-based mileage tracking</w:t>
      </w:r>
    </w:p>
    <w:p w14:paraId="05ADC793" w14:textId="77777777" w:rsidR="00FE1804" w:rsidRPr="00FE1804" w:rsidRDefault="00FE1804" w:rsidP="00FE1804">
      <w:pPr>
        <w:numPr>
          <w:ilvl w:val="0"/>
          <w:numId w:val="3"/>
        </w:numPr>
      </w:pPr>
      <w:r w:rsidRPr="00FE1804">
        <w:lastRenderedPageBreak/>
        <w:t>Manually entered locations when you type in addresses or place names</w:t>
      </w:r>
    </w:p>
    <w:p w14:paraId="5803C313" w14:textId="77777777" w:rsidR="00FE1804" w:rsidRPr="00FE1804" w:rsidRDefault="00FE1804" w:rsidP="00FE1804">
      <w:r w:rsidRPr="00FE1804">
        <w:rPr>
          <w:b/>
          <w:bCs/>
        </w:rPr>
        <w:t>1.4 Device &amp; Technical Information</w:t>
      </w:r>
    </w:p>
    <w:p w14:paraId="235F90F0" w14:textId="77777777" w:rsidR="00FE1804" w:rsidRPr="00FE1804" w:rsidRDefault="00FE1804" w:rsidP="00FE1804">
      <w:pPr>
        <w:numPr>
          <w:ilvl w:val="0"/>
          <w:numId w:val="4"/>
        </w:numPr>
      </w:pPr>
      <w:r w:rsidRPr="00FE1804">
        <w:t>Device type and operating system version</w:t>
      </w:r>
    </w:p>
    <w:p w14:paraId="24480348" w14:textId="77777777" w:rsidR="00FE1804" w:rsidRPr="00FE1804" w:rsidRDefault="00FE1804" w:rsidP="00FE1804">
      <w:pPr>
        <w:numPr>
          <w:ilvl w:val="0"/>
          <w:numId w:val="4"/>
        </w:numPr>
      </w:pPr>
      <w:r w:rsidRPr="00FE1804">
        <w:t>App version</w:t>
      </w:r>
    </w:p>
    <w:p w14:paraId="79B2AE8E" w14:textId="77777777" w:rsidR="00FE1804" w:rsidRPr="00FE1804" w:rsidRDefault="00FE1804" w:rsidP="00FE1804">
      <w:pPr>
        <w:numPr>
          <w:ilvl w:val="0"/>
          <w:numId w:val="4"/>
        </w:numPr>
      </w:pPr>
      <w:r w:rsidRPr="00FE1804">
        <w:t>Log information such as timestamps, error messages, and basic usage events (e.g., login, sync attempts)</w:t>
      </w:r>
    </w:p>
    <w:p w14:paraId="56DF6FC7" w14:textId="77777777" w:rsidR="00FE1804" w:rsidRPr="00FE1804" w:rsidRDefault="00FE1804" w:rsidP="00FE1804">
      <w:r w:rsidRPr="00FE1804">
        <w:t>We do </w:t>
      </w:r>
      <w:r w:rsidRPr="00FE1804">
        <w:rPr>
          <w:b/>
          <w:bCs/>
        </w:rPr>
        <w:t>not</w:t>
      </w:r>
      <w:r w:rsidRPr="00FE1804">
        <w:t> access your personal contacts, photos, or files outside of receipts you explicitly choose to upload.</w:t>
      </w:r>
    </w:p>
    <w:p w14:paraId="54CFF83D" w14:textId="77777777" w:rsidR="00FE1804" w:rsidRPr="00FE1804" w:rsidRDefault="00B729AF" w:rsidP="00FE1804">
      <w:r>
        <w:rPr>
          <w:noProof/>
        </w:rPr>
      </w:r>
      <w:r>
        <w:pict w14:anchorId="222E1731">
          <v:rect id="Horizontal Line 2"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97318EC" w14:textId="77777777" w:rsidR="00FE1804" w:rsidRPr="00FE1804" w:rsidRDefault="00FE1804" w:rsidP="00FE1804">
      <w:pPr>
        <w:rPr>
          <w:b/>
          <w:bCs/>
        </w:rPr>
      </w:pPr>
      <w:r w:rsidRPr="00FE1804">
        <w:rPr>
          <w:b/>
          <w:bCs/>
        </w:rPr>
        <w:t>2. How We Use Your Information</w:t>
      </w:r>
    </w:p>
    <w:p w14:paraId="5F8FEAA0" w14:textId="77777777" w:rsidR="00FE1804" w:rsidRPr="00FE1804" w:rsidRDefault="00FE1804" w:rsidP="00FE1804">
      <w:r w:rsidRPr="00FE1804">
        <w:t>We use the information we collect to:</w:t>
      </w:r>
    </w:p>
    <w:p w14:paraId="2F28F49C" w14:textId="77777777" w:rsidR="00FE1804" w:rsidRPr="00FE1804" w:rsidRDefault="00FE1804" w:rsidP="00FE1804">
      <w:pPr>
        <w:numPr>
          <w:ilvl w:val="0"/>
          <w:numId w:val="5"/>
        </w:numPr>
      </w:pPr>
      <w:r w:rsidRPr="00FE1804">
        <w:t>Create and manage staff accounts</w:t>
      </w:r>
    </w:p>
    <w:p w14:paraId="513CE182" w14:textId="77777777" w:rsidR="00FE1804" w:rsidRPr="00FE1804" w:rsidRDefault="00FE1804" w:rsidP="00FE1804">
      <w:pPr>
        <w:numPr>
          <w:ilvl w:val="0"/>
          <w:numId w:val="5"/>
        </w:numPr>
      </w:pPr>
      <w:r w:rsidRPr="00FE1804">
        <w:t>Authenticate users and secure access to the Service</w:t>
      </w:r>
    </w:p>
    <w:p w14:paraId="27A41417" w14:textId="77777777" w:rsidR="00FE1804" w:rsidRPr="00FE1804" w:rsidRDefault="00FE1804" w:rsidP="00FE1804">
      <w:pPr>
        <w:numPr>
          <w:ilvl w:val="0"/>
          <w:numId w:val="5"/>
        </w:numPr>
      </w:pPr>
      <w:r w:rsidRPr="00FE1804">
        <w:t>Track mileage, receipts, time, and per diem entries for reimbursement and reporting</w:t>
      </w:r>
    </w:p>
    <w:p w14:paraId="5CA3845B" w14:textId="77777777" w:rsidR="00FE1804" w:rsidRPr="00FE1804" w:rsidRDefault="00FE1804" w:rsidP="00FE1804">
      <w:pPr>
        <w:numPr>
          <w:ilvl w:val="0"/>
          <w:numId w:val="5"/>
        </w:numPr>
      </w:pPr>
      <w:r w:rsidRPr="00FE1804">
        <w:t>Generate and manage expense reports and approval workflows</w:t>
      </w:r>
    </w:p>
    <w:p w14:paraId="08197446" w14:textId="77777777" w:rsidR="00FE1804" w:rsidRPr="00FE1804" w:rsidRDefault="00FE1804" w:rsidP="00FE1804">
      <w:pPr>
        <w:numPr>
          <w:ilvl w:val="0"/>
          <w:numId w:val="5"/>
        </w:numPr>
      </w:pPr>
      <w:r w:rsidRPr="00FE1804">
        <w:t>Assign and manage supervisor / senior staff relationships</w:t>
      </w:r>
    </w:p>
    <w:p w14:paraId="538E5368" w14:textId="77777777" w:rsidR="00FE1804" w:rsidRPr="00FE1804" w:rsidRDefault="00FE1804" w:rsidP="00FE1804">
      <w:pPr>
        <w:numPr>
          <w:ilvl w:val="0"/>
          <w:numId w:val="5"/>
        </w:numPr>
      </w:pPr>
      <w:r w:rsidRPr="00FE1804">
        <w:t>Sync data between your mobile device and web portal</w:t>
      </w:r>
    </w:p>
    <w:p w14:paraId="16229C8B" w14:textId="77777777" w:rsidR="00FE1804" w:rsidRPr="00FE1804" w:rsidRDefault="00FE1804" w:rsidP="00FE1804">
      <w:pPr>
        <w:numPr>
          <w:ilvl w:val="0"/>
          <w:numId w:val="5"/>
        </w:numPr>
      </w:pPr>
      <w:r w:rsidRPr="00FE1804">
        <w:t>Provide customer support and respond to inquiries</w:t>
      </w:r>
    </w:p>
    <w:p w14:paraId="48DC3937" w14:textId="77777777" w:rsidR="00FE1804" w:rsidRPr="00FE1804" w:rsidRDefault="00FE1804" w:rsidP="00FE1804">
      <w:pPr>
        <w:numPr>
          <w:ilvl w:val="0"/>
          <w:numId w:val="5"/>
        </w:numPr>
      </w:pPr>
      <w:r w:rsidRPr="00FE1804">
        <w:t>Monitor and improve the reliability, performance, and security of the Service</w:t>
      </w:r>
    </w:p>
    <w:p w14:paraId="438BE013" w14:textId="77777777" w:rsidR="00FE1804" w:rsidRPr="00FE1804" w:rsidRDefault="00FE1804" w:rsidP="00FE1804">
      <w:pPr>
        <w:numPr>
          <w:ilvl w:val="0"/>
          <w:numId w:val="5"/>
        </w:numPr>
      </w:pPr>
      <w:r w:rsidRPr="00FE1804">
        <w:t>Comply with legal, regulatory, and audit requirements</w:t>
      </w:r>
    </w:p>
    <w:p w14:paraId="682024B9" w14:textId="77777777" w:rsidR="00FE1804" w:rsidRPr="00FE1804" w:rsidRDefault="00FE1804" w:rsidP="00FE1804">
      <w:r w:rsidRPr="00FE1804">
        <w:t>We </w:t>
      </w:r>
      <w:r w:rsidRPr="00FE1804">
        <w:rPr>
          <w:b/>
          <w:bCs/>
        </w:rPr>
        <w:t>do not</w:t>
      </w:r>
      <w:r w:rsidRPr="00FE1804">
        <w:t> sell your data or use it for third</w:t>
      </w:r>
      <w:r w:rsidRPr="00FE1804">
        <w:noBreakHyphen/>
        <w:t>party advertising.</w:t>
      </w:r>
    </w:p>
    <w:p w14:paraId="342DB5A8" w14:textId="77777777" w:rsidR="00FE1804" w:rsidRPr="00FE1804" w:rsidRDefault="00B729AF" w:rsidP="00FE1804">
      <w:r>
        <w:rPr>
          <w:noProof/>
        </w:rPr>
      </w:r>
      <w:r>
        <w:pict w14:anchorId="79B72E0A">
          <v:rect id="Horizontal Line 3"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89ECFD0" w14:textId="461B79FC" w:rsidR="00FE1804" w:rsidRPr="00FE1804" w:rsidRDefault="00FE1804" w:rsidP="00FE1804">
      <w:pPr>
        <w:rPr>
          <w:b/>
          <w:bCs/>
        </w:rPr>
      </w:pPr>
      <w:r w:rsidRPr="00FE1804">
        <w:rPr>
          <w:b/>
          <w:bCs/>
        </w:rPr>
        <w:t xml:space="preserve">3. Legal Bases </w:t>
      </w:r>
    </w:p>
    <w:p w14:paraId="5F9739F9" w14:textId="2171D521" w:rsidR="00FE1804" w:rsidRPr="00FE1804" w:rsidRDefault="00FE1804" w:rsidP="00FE1804">
      <w:r w:rsidRPr="00FE1804">
        <w:t>Where</w:t>
      </w:r>
      <w:ins w:id="0" w:author="Jackson Longan" w:date="2026-03-19T08:14:00Z" w16du:dateUtc="2026-03-19T13:14:00Z">
        <w:r w:rsidR="00567615">
          <w:t xml:space="preserve"> </w:t>
        </w:r>
      </w:ins>
      <w:r w:rsidR="00CD008F">
        <w:t>applicable</w:t>
      </w:r>
      <w:ins w:id="1" w:author="Jackson Longan" w:date="2026-03-19T08:14:00Z" w16du:dateUtc="2026-03-19T13:14:00Z">
        <w:r w:rsidR="00567615">
          <w:t>,</w:t>
        </w:r>
      </w:ins>
      <w:r w:rsidR="00CD008F">
        <w:t xml:space="preserve"> </w:t>
      </w:r>
      <w:r w:rsidRPr="00FE1804">
        <w:t>we process your information based on:</w:t>
      </w:r>
    </w:p>
    <w:p w14:paraId="4797F660" w14:textId="77777777" w:rsidR="00FE1804" w:rsidRPr="00FE1804" w:rsidRDefault="00FE1804" w:rsidP="00FE1804">
      <w:pPr>
        <w:numPr>
          <w:ilvl w:val="0"/>
          <w:numId w:val="6"/>
        </w:numPr>
      </w:pPr>
      <w:r w:rsidRPr="00FE1804">
        <w:t>Performance of a contract (providing the Service to Oxford House staff)</w:t>
      </w:r>
    </w:p>
    <w:p w14:paraId="2BD39073" w14:textId="77777777" w:rsidR="00FE1804" w:rsidRPr="00FE1804" w:rsidRDefault="00FE1804" w:rsidP="00FE1804">
      <w:pPr>
        <w:numPr>
          <w:ilvl w:val="0"/>
          <w:numId w:val="6"/>
        </w:numPr>
      </w:pPr>
      <w:r w:rsidRPr="00FE1804">
        <w:t>Legitimate interests (managing internal operations, security, and fraud prevention)</w:t>
      </w:r>
    </w:p>
    <w:p w14:paraId="6E5961DE" w14:textId="77777777" w:rsidR="00FE1804" w:rsidRPr="00FE1804" w:rsidRDefault="00FE1804" w:rsidP="00FE1804">
      <w:pPr>
        <w:numPr>
          <w:ilvl w:val="0"/>
          <w:numId w:val="6"/>
        </w:numPr>
      </w:pPr>
      <w:r w:rsidRPr="00FE1804">
        <w:t>Compliance with legal obligations (record retention, audit, and reporting)</w:t>
      </w:r>
    </w:p>
    <w:p w14:paraId="760C7689" w14:textId="77777777" w:rsidR="00FE1804" w:rsidRPr="00FE1804" w:rsidRDefault="00B729AF" w:rsidP="00FE1804">
      <w:r>
        <w:rPr>
          <w:noProof/>
        </w:rPr>
      </w:r>
      <w:r>
        <w:pict w14:anchorId="66F1E90F">
          <v:rect id="Horizontal Line 4"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72C4D65" w14:textId="77777777" w:rsidR="00FE1804" w:rsidRPr="00FE1804" w:rsidRDefault="00FE1804" w:rsidP="00FE1804">
      <w:pPr>
        <w:rPr>
          <w:b/>
          <w:bCs/>
        </w:rPr>
      </w:pPr>
      <w:r w:rsidRPr="00FE1804">
        <w:rPr>
          <w:b/>
          <w:bCs/>
        </w:rPr>
        <w:t>4. How We Share Information</w:t>
      </w:r>
    </w:p>
    <w:p w14:paraId="59A1FD9F" w14:textId="77777777" w:rsidR="00FE1804" w:rsidRPr="00FE1804" w:rsidRDefault="00FE1804" w:rsidP="00FE1804">
      <w:r w:rsidRPr="00FE1804">
        <w:t>We may share your information with:</w:t>
      </w:r>
    </w:p>
    <w:p w14:paraId="368BA61D" w14:textId="77777777" w:rsidR="00FE1804" w:rsidRPr="00FE1804" w:rsidRDefault="00FE1804" w:rsidP="00FE1804">
      <w:pPr>
        <w:numPr>
          <w:ilvl w:val="0"/>
          <w:numId w:val="7"/>
        </w:numPr>
      </w:pPr>
      <w:r w:rsidRPr="00FE1804">
        <w:rPr>
          <w:b/>
          <w:bCs/>
        </w:rPr>
        <w:t>Internal Oxford House personnel</w:t>
      </w:r>
      <w:r w:rsidRPr="00FE1804">
        <w:t> – such as supervisors, senior staff, finance, and administrators who need access for approvals, reimbursement, audit, and reporting.</w:t>
      </w:r>
    </w:p>
    <w:p w14:paraId="267068D9" w14:textId="77777777" w:rsidR="00FE1804" w:rsidRPr="00FE1804" w:rsidRDefault="00FE1804" w:rsidP="00FE1804">
      <w:pPr>
        <w:numPr>
          <w:ilvl w:val="0"/>
          <w:numId w:val="7"/>
        </w:numPr>
      </w:pPr>
      <w:r w:rsidRPr="00FE1804">
        <w:rPr>
          <w:b/>
          <w:bCs/>
        </w:rPr>
        <w:t>Service providers</w:t>
      </w:r>
      <w:r w:rsidRPr="00FE1804">
        <w:t> – trusted third parties that host our servers, databases, and infrastructure (e.g., cloud hosting, backup, email delivery, authentication, analytics). These providers are contractually required to protect your information and may only use it to provide services to Oxford House.</w:t>
      </w:r>
    </w:p>
    <w:p w14:paraId="41731D28" w14:textId="77777777" w:rsidR="00FE1804" w:rsidRPr="00FE1804" w:rsidRDefault="00FE1804" w:rsidP="00FE1804">
      <w:pPr>
        <w:numPr>
          <w:ilvl w:val="0"/>
          <w:numId w:val="7"/>
        </w:numPr>
      </w:pPr>
      <w:r w:rsidRPr="00FE1804">
        <w:rPr>
          <w:b/>
          <w:bCs/>
        </w:rPr>
        <w:t>Legal / regulatory authorities</w:t>
      </w:r>
      <w:r w:rsidRPr="00FE1804">
        <w:t> – when required by law, subpoena, or to protect the rights, property, or safety of Oxford House, our staff, or others.</w:t>
      </w:r>
    </w:p>
    <w:p w14:paraId="78325694" w14:textId="77777777" w:rsidR="00FE1804" w:rsidRPr="00FE1804" w:rsidRDefault="00FE1804" w:rsidP="00FE1804">
      <w:r w:rsidRPr="00FE1804">
        <w:t>We do </w:t>
      </w:r>
      <w:r w:rsidRPr="00FE1804">
        <w:rPr>
          <w:b/>
          <w:bCs/>
        </w:rPr>
        <w:t>not</w:t>
      </w:r>
      <w:r w:rsidRPr="00FE1804">
        <w:t> share your information with advertisers or data brokers.</w:t>
      </w:r>
    </w:p>
    <w:p w14:paraId="3E305DCF" w14:textId="77777777" w:rsidR="00FE1804" w:rsidRPr="00FE1804" w:rsidRDefault="00B729AF" w:rsidP="00FE1804">
      <w:r>
        <w:rPr>
          <w:noProof/>
        </w:rPr>
      </w:r>
      <w:r>
        <w:pict w14:anchorId="5DDA5579">
          <v:rect id="Horizontal Line 5"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08B935B" w14:textId="77777777" w:rsidR="00FE1804" w:rsidRPr="00FE1804" w:rsidRDefault="00FE1804" w:rsidP="00FE1804">
      <w:pPr>
        <w:rPr>
          <w:b/>
          <w:bCs/>
        </w:rPr>
      </w:pPr>
      <w:r w:rsidRPr="00FE1804">
        <w:rPr>
          <w:b/>
          <w:bCs/>
        </w:rPr>
        <w:t>5. Data Retention</w:t>
      </w:r>
    </w:p>
    <w:p w14:paraId="65A0FCFF" w14:textId="77777777" w:rsidR="00FE1804" w:rsidRPr="00FE1804" w:rsidRDefault="00FE1804" w:rsidP="00FE1804">
      <w:r w:rsidRPr="00FE1804">
        <w:t>We retain your information for as long as necessary to:</w:t>
      </w:r>
    </w:p>
    <w:p w14:paraId="6C16B4E6" w14:textId="77777777" w:rsidR="00FE1804" w:rsidRPr="00FE1804" w:rsidRDefault="00FE1804" w:rsidP="00FE1804">
      <w:pPr>
        <w:numPr>
          <w:ilvl w:val="0"/>
          <w:numId w:val="8"/>
        </w:numPr>
      </w:pPr>
      <w:r w:rsidRPr="00FE1804">
        <w:t>Provide the Service to you and Oxford House</w:t>
      </w:r>
    </w:p>
    <w:p w14:paraId="3E26DBD5" w14:textId="77777777" w:rsidR="00FE1804" w:rsidRPr="00FE1804" w:rsidRDefault="00FE1804" w:rsidP="00FE1804">
      <w:pPr>
        <w:numPr>
          <w:ilvl w:val="0"/>
          <w:numId w:val="8"/>
        </w:numPr>
      </w:pPr>
      <w:r w:rsidRPr="00FE1804">
        <w:t>Meet legal, accounting, and audit requirements</w:t>
      </w:r>
    </w:p>
    <w:p w14:paraId="73CC5304" w14:textId="77777777" w:rsidR="00FE1804" w:rsidRPr="00FE1804" w:rsidRDefault="00FE1804" w:rsidP="00FE1804">
      <w:pPr>
        <w:numPr>
          <w:ilvl w:val="0"/>
          <w:numId w:val="8"/>
        </w:numPr>
      </w:pPr>
      <w:r w:rsidRPr="00FE1804">
        <w:t>Resolve disputes and enforce our agreements</w:t>
      </w:r>
    </w:p>
    <w:p w14:paraId="0099BC17" w14:textId="77777777" w:rsidR="00FE1804" w:rsidRPr="00FE1804" w:rsidRDefault="00FE1804" w:rsidP="00FE1804">
      <w:r w:rsidRPr="00FE1804">
        <w:t>When information is no longer needed, we will delete or anonymize it in accordance with our record retention policies.</w:t>
      </w:r>
    </w:p>
    <w:p w14:paraId="24D166BE" w14:textId="77777777" w:rsidR="00FE1804" w:rsidRPr="00FE1804" w:rsidRDefault="00B729AF" w:rsidP="00FE1804">
      <w:r>
        <w:rPr>
          <w:noProof/>
        </w:rPr>
      </w:r>
      <w:r>
        <w:pict w14:anchorId="55301164">
          <v:rect id="Horizontal Line 6"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05F5D32" w14:textId="77777777" w:rsidR="00FE1804" w:rsidRPr="00FE1804" w:rsidRDefault="00FE1804" w:rsidP="00FE1804">
      <w:pPr>
        <w:rPr>
          <w:b/>
          <w:bCs/>
        </w:rPr>
      </w:pPr>
      <w:r w:rsidRPr="00FE1804">
        <w:rPr>
          <w:b/>
          <w:bCs/>
        </w:rPr>
        <w:t>6. Security</w:t>
      </w:r>
    </w:p>
    <w:p w14:paraId="358701CC" w14:textId="77777777" w:rsidR="00FE1804" w:rsidRPr="00FE1804" w:rsidRDefault="00FE1804" w:rsidP="00FE1804">
      <w:r w:rsidRPr="00FE1804">
        <w:t>We use reasonable administrative, technical, and physical safeguards to protect your information, including:</w:t>
      </w:r>
    </w:p>
    <w:p w14:paraId="175CBAE7" w14:textId="77777777" w:rsidR="00FE1804" w:rsidRPr="00FE1804" w:rsidRDefault="00FE1804" w:rsidP="00FE1804">
      <w:pPr>
        <w:numPr>
          <w:ilvl w:val="0"/>
          <w:numId w:val="9"/>
        </w:numPr>
      </w:pPr>
      <w:r w:rsidRPr="00FE1804">
        <w:t>Encrypted connections (HTTPS/TLS)</w:t>
      </w:r>
    </w:p>
    <w:p w14:paraId="5B7AEC29" w14:textId="77777777" w:rsidR="00FE1804" w:rsidRPr="00FE1804" w:rsidRDefault="00FE1804" w:rsidP="00FE1804">
      <w:pPr>
        <w:numPr>
          <w:ilvl w:val="0"/>
          <w:numId w:val="9"/>
        </w:numPr>
      </w:pPr>
      <w:r w:rsidRPr="00FE1804">
        <w:t>Access controls restricted to authorized personnel</w:t>
      </w:r>
    </w:p>
    <w:p w14:paraId="15C2BC3C" w14:textId="77777777" w:rsidR="00FE1804" w:rsidRPr="00FE1804" w:rsidRDefault="00FE1804" w:rsidP="00FE1804">
      <w:pPr>
        <w:numPr>
          <w:ilvl w:val="0"/>
          <w:numId w:val="9"/>
        </w:numPr>
      </w:pPr>
      <w:r w:rsidRPr="00FE1804">
        <w:t>Regular backups and monitoring</w:t>
      </w:r>
    </w:p>
    <w:p w14:paraId="6ABC0D61" w14:textId="77777777" w:rsidR="00FE1804" w:rsidRPr="00FE1804" w:rsidRDefault="00FE1804" w:rsidP="00FE1804">
      <w:r w:rsidRPr="00FE1804">
        <w:lastRenderedPageBreak/>
        <w:t>No method of transmission or storage is 100% secure, but we strive to protect your information using industry-standard practices.</w:t>
      </w:r>
    </w:p>
    <w:p w14:paraId="4B5A3C4C" w14:textId="77777777" w:rsidR="00FE1804" w:rsidRPr="00FE1804" w:rsidRDefault="00B729AF" w:rsidP="00FE1804">
      <w:r>
        <w:rPr>
          <w:noProof/>
        </w:rPr>
      </w:r>
      <w:r>
        <w:pict w14:anchorId="14297BC8">
          <v:rect id="Horizontal Line 7"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FC80553" w14:textId="77777777" w:rsidR="00FE1804" w:rsidRPr="00FE1804" w:rsidRDefault="00FE1804" w:rsidP="00FE1804">
      <w:pPr>
        <w:rPr>
          <w:b/>
          <w:bCs/>
        </w:rPr>
      </w:pPr>
      <w:r w:rsidRPr="00FE1804">
        <w:rPr>
          <w:b/>
          <w:bCs/>
        </w:rPr>
        <w:t>7. Your Choices &amp; Rights</w:t>
      </w:r>
    </w:p>
    <w:p w14:paraId="17813991" w14:textId="77777777" w:rsidR="00FE1804" w:rsidRPr="00FE1804" w:rsidRDefault="00FE1804" w:rsidP="00FE1804">
      <w:r w:rsidRPr="00FE1804">
        <w:t>Depending on your location and organizational policies, you may have the right to:</w:t>
      </w:r>
    </w:p>
    <w:p w14:paraId="538A1F2E" w14:textId="77777777" w:rsidR="00FE1804" w:rsidRPr="00FE1804" w:rsidRDefault="00FE1804" w:rsidP="00FE1804">
      <w:pPr>
        <w:numPr>
          <w:ilvl w:val="0"/>
          <w:numId w:val="10"/>
        </w:numPr>
      </w:pPr>
      <w:r w:rsidRPr="00FE1804">
        <w:t>Access certain information we hold about you</w:t>
      </w:r>
    </w:p>
    <w:p w14:paraId="74DB07B1" w14:textId="77777777" w:rsidR="00FE1804" w:rsidRPr="00FE1804" w:rsidRDefault="00FE1804" w:rsidP="00FE1804">
      <w:pPr>
        <w:numPr>
          <w:ilvl w:val="0"/>
          <w:numId w:val="10"/>
        </w:numPr>
      </w:pPr>
      <w:r w:rsidRPr="00FE1804">
        <w:t>Request corrections to inaccurate information</w:t>
      </w:r>
    </w:p>
    <w:p w14:paraId="11C3054B" w14:textId="77777777" w:rsidR="00FE1804" w:rsidRPr="00FE1804" w:rsidRDefault="00FE1804" w:rsidP="00FE1804">
      <w:pPr>
        <w:numPr>
          <w:ilvl w:val="0"/>
          <w:numId w:val="10"/>
        </w:numPr>
      </w:pPr>
      <w:r w:rsidRPr="00FE1804">
        <w:t>Request deletion of certain data, subject to legal and record</w:t>
      </w:r>
      <w:r w:rsidRPr="00FE1804">
        <w:noBreakHyphen/>
        <w:t>keeping requirements</w:t>
      </w:r>
    </w:p>
    <w:p w14:paraId="01AEC89F" w14:textId="77777777" w:rsidR="00FE1804" w:rsidRPr="00FE1804" w:rsidRDefault="00FE1804" w:rsidP="00FE1804">
      <w:pPr>
        <w:numPr>
          <w:ilvl w:val="0"/>
          <w:numId w:val="10"/>
        </w:numPr>
      </w:pPr>
      <w:r w:rsidRPr="00FE1804">
        <w:t>Restrict or object to certain types of processing</w:t>
      </w:r>
    </w:p>
    <w:p w14:paraId="29531BFC" w14:textId="77777777" w:rsidR="00FE1804" w:rsidRPr="00FE1804" w:rsidRDefault="00FE1804" w:rsidP="00FE1804">
      <w:r w:rsidRPr="00FE1804">
        <w:t>Most account details can be updated through your supervisor or Oxford House administration. For additional requests, please contact us using the information below.</w:t>
      </w:r>
    </w:p>
    <w:p w14:paraId="74654A11" w14:textId="77777777" w:rsidR="00FE1804" w:rsidRPr="00FE1804" w:rsidRDefault="00FE1804" w:rsidP="00FE1804">
      <w:r w:rsidRPr="00FE1804">
        <w:t>You may also:</w:t>
      </w:r>
    </w:p>
    <w:p w14:paraId="6CD775DE" w14:textId="77777777" w:rsidR="00FE1804" w:rsidRPr="00FE1804" w:rsidRDefault="00FE1804" w:rsidP="00FE1804">
      <w:pPr>
        <w:numPr>
          <w:ilvl w:val="0"/>
          <w:numId w:val="11"/>
        </w:numPr>
      </w:pPr>
      <w:r w:rsidRPr="00FE1804">
        <w:t>Turn off location permissions in your device settings (and use manual mileage entry instead).</w:t>
      </w:r>
    </w:p>
    <w:p w14:paraId="20D1C40E" w14:textId="77777777" w:rsidR="00FE1804" w:rsidRPr="00FE1804" w:rsidRDefault="00FE1804" w:rsidP="00FE1804">
      <w:pPr>
        <w:numPr>
          <w:ilvl w:val="0"/>
          <w:numId w:val="11"/>
        </w:numPr>
      </w:pPr>
      <w:r w:rsidRPr="00FE1804">
        <w:t>Log out of the app at any time.</w:t>
      </w:r>
    </w:p>
    <w:p w14:paraId="2A5B110C" w14:textId="77777777" w:rsidR="00FE1804" w:rsidRPr="00FE1804" w:rsidRDefault="00B729AF" w:rsidP="00FE1804">
      <w:r>
        <w:rPr>
          <w:noProof/>
        </w:rPr>
      </w:r>
      <w:r>
        <w:pict w14:anchorId="7289AA05">
          <v:rect id="Horizontal Line 8"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2A9C989" w14:textId="77777777" w:rsidR="00FE1804" w:rsidRPr="00FE1804" w:rsidRDefault="00FE1804" w:rsidP="00FE1804">
      <w:pPr>
        <w:rPr>
          <w:b/>
          <w:bCs/>
        </w:rPr>
      </w:pPr>
      <w:r w:rsidRPr="00FE1804">
        <w:rPr>
          <w:b/>
          <w:bCs/>
        </w:rPr>
        <w:t>8. Children’s Privacy</w:t>
      </w:r>
    </w:p>
    <w:p w14:paraId="46A54DE2" w14:textId="77777777" w:rsidR="00FE1804" w:rsidRPr="00FE1804" w:rsidRDefault="00FE1804" w:rsidP="00FE1804">
      <w:r w:rsidRPr="00FE1804">
        <w:t>The Service is intended for use by Oxford House staff and is not directed to children under 13. We do not knowingly collect personal information from children under 13.</w:t>
      </w:r>
    </w:p>
    <w:p w14:paraId="4EA9AB06" w14:textId="77777777" w:rsidR="00FE1804" w:rsidRPr="00FE1804" w:rsidRDefault="00B729AF" w:rsidP="00FE1804">
      <w:r>
        <w:rPr>
          <w:noProof/>
        </w:rPr>
      </w:r>
      <w:r>
        <w:pict w14:anchorId="74053E20">
          <v:rect id="Horizontal Line 9"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E12E071" w14:textId="77777777" w:rsidR="00FE1804" w:rsidRPr="00FE1804" w:rsidRDefault="00FE1804" w:rsidP="00FE1804">
      <w:pPr>
        <w:rPr>
          <w:b/>
          <w:bCs/>
        </w:rPr>
      </w:pPr>
      <w:r w:rsidRPr="00FE1804">
        <w:rPr>
          <w:b/>
          <w:bCs/>
        </w:rPr>
        <w:t>9. Changes to This Policy</w:t>
      </w:r>
    </w:p>
    <w:p w14:paraId="15393209" w14:textId="77777777" w:rsidR="00FE1804" w:rsidRPr="00FE1804" w:rsidRDefault="00FE1804" w:rsidP="00FE1804">
      <w:r w:rsidRPr="00FE1804">
        <w:t>We may update this Privacy Policy from time to time. When we do, we will update the “Last updated” date above. Material changes may be communicated through the app, web portal, or email.</w:t>
      </w:r>
    </w:p>
    <w:p w14:paraId="4E4134B9" w14:textId="77777777" w:rsidR="00FE1804" w:rsidRPr="00FE1804" w:rsidRDefault="00B729AF" w:rsidP="00FE1804">
      <w:r>
        <w:rPr>
          <w:noProof/>
        </w:rPr>
      </w:r>
      <w:r>
        <w:pict w14:anchorId="294213C1">
          <v:rect id="Horizontal Line 10"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690728D" w14:textId="77777777" w:rsidR="00FE1804" w:rsidRPr="00FE1804" w:rsidRDefault="00FE1804" w:rsidP="00FE1804">
      <w:pPr>
        <w:rPr>
          <w:b/>
          <w:bCs/>
        </w:rPr>
      </w:pPr>
      <w:r w:rsidRPr="00FE1804">
        <w:rPr>
          <w:b/>
          <w:bCs/>
        </w:rPr>
        <w:t>10. Contact Us</w:t>
      </w:r>
    </w:p>
    <w:p w14:paraId="5E8760CA" w14:textId="77777777" w:rsidR="00FE1804" w:rsidRPr="00FE1804" w:rsidRDefault="00FE1804" w:rsidP="00FE1804">
      <w:r w:rsidRPr="00FE1804">
        <w:t>If you have questions about this Privacy Policy or our data practices, please contact:</w:t>
      </w:r>
    </w:p>
    <w:p w14:paraId="0A990FDC" w14:textId="0D0B3191" w:rsidR="00FE1804" w:rsidRPr="00FE1804" w:rsidRDefault="00FE1804" w:rsidP="00FE1804">
      <w:r w:rsidRPr="00FE1804">
        <w:rPr>
          <w:b/>
          <w:bCs/>
        </w:rPr>
        <w:lastRenderedPageBreak/>
        <w:t>Oxford House, Inc.</w:t>
      </w:r>
      <w:r w:rsidRPr="00FE1804">
        <w:br/>
      </w:r>
      <w:r>
        <w:t>1010 Wayne Ave, Suite 300</w:t>
      </w:r>
      <w:r>
        <w:br/>
        <w:t>Silver Spring, MD 20910</w:t>
      </w:r>
      <w:r w:rsidRPr="00FE1804">
        <w:br/>
        <w:t>Email: [</w:t>
      </w:r>
      <w:hyperlink r:id="rId5" w:tgtFrame="_blank" w:history="1">
        <w:r w:rsidRPr="00FE1804">
          <w:rPr>
            <w:rStyle w:val="Hyperlink"/>
          </w:rPr>
          <w:t>support@oxfordhouse.org</w:t>
        </w:r>
      </w:hyperlink>
      <w:r w:rsidRPr="00FE1804">
        <w:t> or another address]</w:t>
      </w:r>
    </w:p>
    <w:p w14:paraId="46168F46" w14:textId="77777777" w:rsidR="0045514D" w:rsidRDefault="0045514D"/>
    <w:sectPr w:rsidR="004551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6FB1"/>
    <w:multiLevelType w:val="multilevel"/>
    <w:tmpl w:val="750A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60736D"/>
    <w:multiLevelType w:val="multilevel"/>
    <w:tmpl w:val="E95A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B53CA4"/>
    <w:multiLevelType w:val="multilevel"/>
    <w:tmpl w:val="3FF2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9E294A"/>
    <w:multiLevelType w:val="multilevel"/>
    <w:tmpl w:val="8C5C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C32E44"/>
    <w:multiLevelType w:val="multilevel"/>
    <w:tmpl w:val="3C0E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FC6FDC"/>
    <w:multiLevelType w:val="multilevel"/>
    <w:tmpl w:val="2378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B04B19"/>
    <w:multiLevelType w:val="multilevel"/>
    <w:tmpl w:val="9D14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3D4254E"/>
    <w:multiLevelType w:val="multilevel"/>
    <w:tmpl w:val="9698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A983D44"/>
    <w:multiLevelType w:val="multilevel"/>
    <w:tmpl w:val="1420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A49411A"/>
    <w:multiLevelType w:val="multilevel"/>
    <w:tmpl w:val="8BB2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415D7A"/>
    <w:multiLevelType w:val="multilevel"/>
    <w:tmpl w:val="91AA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3836161">
    <w:abstractNumId w:val="2"/>
  </w:num>
  <w:num w:numId="2" w16cid:durableId="410860134">
    <w:abstractNumId w:val="4"/>
  </w:num>
  <w:num w:numId="3" w16cid:durableId="2114199875">
    <w:abstractNumId w:val="3"/>
  </w:num>
  <w:num w:numId="4" w16cid:durableId="816997811">
    <w:abstractNumId w:val="5"/>
  </w:num>
  <w:num w:numId="5" w16cid:durableId="2122412206">
    <w:abstractNumId w:val="6"/>
  </w:num>
  <w:num w:numId="6" w16cid:durableId="552085851">
    <w:abstractNumId w:val="1"/>
  </w:num>
  <w:num w:numId="7" w16cid:durableId="115368504">
    <w:abstractNumId w:val="7"/>
  </w:num>
  <w:num w:numId="8" w16cid:durableId="1508013690">
    <w:abstractNumId w:val="8"/>
  </w:num>
  <w:num w:numId="9" w16cid:durableId="1594708549">
    <w:abstractNumId w:val="0"/>
  </w:num>
  <w:num w:numId="10" w16cid:durableId="577788322">
    <w:abstractNumId w:val="10"/>
  </w:num>
  <w:num w:numId="11" w16cid:durableId="160210569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ckson Longan">
    <w15:presenceInfo w15:providerId="AD" w15:userId="S::jackson.longan@oxfordhouse.org::c530d9e4-3fc2-432d-85c1-1d367f4634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804"/>
    <w:rsid w:val="002835B5"/>
    <w:rsid w:val="0045514D"/>
    <w:rsid w:val="00567615"/>
    <w:rsid w:val="005A393F"/>
    <w:rsid w:val="006F3234"/>
    <w:rsid w:val="007746B4"/>
    <w:rsid w:val="00B729AF"/>
    <w:rsid w:val="00CD008F"/>
    <w:rsid w:val="00DF522F"/>
    <w:rsid w:val="00E375B1"/>
    <w:rsid w:val="00FD4572"/>
    <w:rsid w:val="00FE1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6909F68A"/>
  <w15:chartTrackingRefBased/>
  <w15:docId w15:val="{281FC54C-0C1E-494E-8748-A4ADD6CF3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8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8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8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8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8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8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8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8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8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8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804"/>
    <w:rPr>
      <w:rFonts w:eastAsiaTheme="majorEastAsia" w:cstheme="majorBidi"/>
      <w:color w:val="272727" w:themeColor="text1" w:themeTint="D8"/>
    </w:rPr>
  </w:style>
  <w:style w:type="paragraph" w:styleId="Title">
    <w:name w:val="Title"/>
    <w:basedOn w:val="Normal"/>
    <w:next w:val="Normal"/>
    <w:link w:val="TitleChar"/>
    <w:uiPriority w:val="10"/>
    <w:qFormat/>
    <w:rsid w:val="00FE1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804"/>
    <w:pPr>
      <w:spacing w:before="160"/>
      <w:jc w:val="center"/>
    </w:pPr>
    <w:rPr>
      <w:i/>
      <w:iCs/>
      <w:color w:val="404040" w:themeColor="text1" w:themeTint="BF"/>
    </w:rPr>
  </w:style>
  <w:style w:type="character" w:customStyle="1" w:styleId="QuoteChar">
    <w:name w:val="Quote Char"/>
    <w:basedOn w:val="DefaultParagraphFont"/>
    <w:link w:val="Quote"/>
    <w:uiPriority w:val="29"/>
    <w:rsid w:val="00FE1804"/>
    <w:rPr>
      <w:i/>
      <w:iCs/>
      <w:color w:val="404040" w:themeColor="text1" w:themeTint="BF"/>
    </w:rPr>
  </w:style>
  <w:style w:type="paragraph" w:styleId="ListParagraph">
    <w:name w:val="List Paragraph"/>
    <w:basedOn w:val="Normal"/>
    <w:uiPriority w:val="34"/>
    <w:qFormat/>
    <w:rsid w:val="00FE1804"/>
    <w:pPr>
      <w:ind w:left="720"/>
      <w:contextualSpacing/>
    </w:pPr>
  </w:style>
  <w:style w:type="character" w:styleId="IntenseEmphasis">
    <w:name w:val="Intense Emphasis"/>
    <w:basedOn w:val="DefaultParagraphFont"/>
    <w:uiPriority w:val="21"/>
    <w:qFormat/>
    <w:rsid w:val="00FE1804"/>
    <w:rPr>
      <w:i/>
      <w:iCs/>
      <w:color w:val="0F4761" w:themeColor="accent1" w:themeShade="BF"/>
    </w:rPr>
  </w:style>
  <w:style w:type="paragraph" w:styleId="IntenseQuote">
    <w:name w:val="Intense Quote"/>
    <w:basedOn w:val="Normal"/>
    <w:next w:val="Normal"/>
    <w:link w:val="IntenseQuoteChar"/>
    <w:uiPriority w:val="30"/>
    <w:qFormat/>
    <w:rsid w:val="00FE18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804"/>
    <w:rPr>
      <w:i/>
      <w:iCs/>
      <w:color w:val="0F4761" w:themeColor="accent1" w:themeShade="BF"/>
    </w:rPr>
  </w:style>
  <w:style w:type="character" w:styleId="IntenseReference">
    <w:name w:val="Intense Reference"/>
    <w:basedOn w:val="DefaultParagraphFont"/>
    <w:uiPriority w:val="32"/>
    <w:qFormat/>
    <w:rsid w:val="00FE1804"/>
    <w:rPr>
      <w:b/>
      <w:bCs/>
      <w:smallCaps/>
      <w:color w:val="0F4761" w:themeColor="accent1" w:themeShade="BF"/>
      <w:spacing w:val="5"/>
    </w:rPr>
  </w:style>
  <w:style w:type="character" w:styleId="Hyperlink">
    <w:name w:val="Hyperlink"/>
    <w:basedOn w:val="DefaultParagraphFont"/>
    <w:uiPriority w:val="99"/>
    <w:unhideWhenUsed/>
    <w:rsid w:val="00FE1804"/>
    <w:rPr>
      <w:color w:val="467886" w:themeColor="hyperlink"/>
      <w:u w:val="single"/>
    </w:rPr>
  </w:style>
  <w:style w:type="character" w:styleId="UnresolvedMention">
    <w:name w:val="Unresolved Mention"/>
    <w:basedOn w:val="DefaultParagraphFont"/>
    <w:uiPriority w:val="99"/>
    <w:semiHidden/>
    <w:unhideWhenUsed/>
    <w:rsid w:val="00FE1804"/>
    <w:rPr>
      <w:color w:val="605E5C"/>
      <w:shd w:val="clear" w:color="auto" w:fill="E1DFDD"/>
    </w:rPr>
  </w:style>
  <w:style w:type="paragraph" w:styleId="Revision">
    <w:name w:val="Revision"/>
    <w:hidden/>
    <w:uiPriority w:val="99"/>
    <w:semiHidden/>
    <w:rsid w:val="00CD008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pport@oxfordhouse.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828</Words>
  <Characters>4720</Characters>
  <Application>Microsoft Office Word</Application>
  <DocSecurity>0</DocSecurity>
  <Lines>39</Lines>
  <Paragraphs>11</Paragraphs>
  <ScaleCrop>false</ScaleCrop>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Goose Weisz</dc:creator>
  <cp:keywords/>
  <dc:description/>
  <cp:lastModifiedBy>Jackson Longan</cp:lastModifiedBy>
  <cp:revision>2</cp:revision>
  <dcterms:created xsi:type="dcterms:W3CDTF">2026-03-19T13:15:00Z</dcterms:created>
  <dcterms:modified xsi:type="dcterms:W3CDTF">2026-03-19T13:15:00Z</dcterms:modified>
</cp:coreProperties>
</file>